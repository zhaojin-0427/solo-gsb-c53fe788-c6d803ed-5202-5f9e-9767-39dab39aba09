
<file path=word/document.xml><?xml version="1.0" encoding="utf-8"?>
<w:document xmlns:w="http://schemas.openxmlformats.org/wordprocessingml/2006/main">
  <w:body>
    <w:p>
      <w:pPr>
        <w:pStyle w:val="Heading1"/>
      </w:pPr>
      <w:bookmarkStart w:id="1" w:name="_TocIntro"/>
      <w:r>
        <w:t>总则</w:t>
      </w:r>
      <w:bookmarkEnd w:id="1"/>
    </w:p>
    <w:p>
      <w:pPr>
        <w:pStyle w:val="Heading2"/>
      </w:pPr>
      <w:bookmarkStart w:id="2" w:name="_TocScope"/>
      <w:r>
        <w:t>适用范围</w:t>
      </w:r>
      <w:bookmarkEnd w:id="2"/>
    </w:p>
    <w:p>
      <w:pPr>
        <w:pStyle w:val="Heading2"/>
        <w:rPr>
          <w:del w:id="10" w:author="a" w:date="2026-01-01"/>
        </w:rPr>
      </w:pPr>
      <w:del w:id="11" w:author="a" w:date="2026-01-01">
        <w:bookmarkStart w:id="3" w:name="_TocOld"/>
        <w:r>
          <w:delText>已删除的旧节</w:delText>
        </w:r>
        <w:bookmarkEnd w:id="3"/>
      </w:del>
    </w:p>
    <w:p>
      <w:pPr>
        <w:pStyle w:val="Heading2"/>
      </w:pPr>
      <w:bookmarkStart w:id="4" w:name="_TocTerm"/>
      <w:r>
        <w:t>术语与定义</w:t>
      </w:r>
      <w:bookmarkEnd w:id="4"/>
    </w:p>
    <w:p>
      <w:r>
        <w:t>引用示例：</w:t>
      </w:r>
    </w:p>
    <w:p>
      <w:r>
        <w:t>见</w:t>
      </w:r>
      <w:r>
        <w:fldChar w:fldCharType="begin"/>
      </w:r>
      <w:r>
        <w:instrText xml:space="preserve"> REF _TocScope \w </w:instrText>
      </w:r>
      <w:r>
        <w:fldChar w:fldCharType="separate"/>
      </w:r>
      <w:r>
        <w:t>1.1</w:t>
      </w:r>
      <w:r>
        <w:fldChar w:fldCharType="end"/>
      </w:r>
      <w:r>
        <w:t>（正确）</w:t>
      </w:r>
    </w:p>
    <w:p>
      <w:r>
        <w:t>见</w:t>
      </w:r>
      <w:r>
        <w:fldChar w:fldCharType="begin"/>
      </w:r>
      <w:r>
        <w:instrText xml:space="preserve"> REF _TocTerm \w </w:instrText>
      </w:r>
      <w:r>
        <w:fldChar w:fldCharType="separate"/>
      </w:r>
      <w:r>
        <w:t>1.3</w:t>
      </w:r>
      <w:r>
        <w:fldChar w:fldCharType="end"/>
      </w:r>
      <w:r>
        <w:t>（过期：接受视图中应为 1.2）</w:t>
      </w:r>
    </w:p>
    <w:p>
      <w:r>
        <w:t>见</w:t>
      </w:r>
      <w:r>
        <w:fldChar w:fldCharType="begin"/>
      </w:r>
      <w:r>
        <w:instrText xml:space="preserve"> REF _TocOld \w </w:instrText>
      </w:r>
      <w:r>
        <w:fldChar w:fldCharType="separate"/>
      </w:r>
      <w:r>
        <w:t>1.2</w:t>
      </w:r>
      <w:r>
        <w:fldChar w:fldCharType="end"/>
      </w:r>
      <w:r>
        <w:t>（目标已删除）</w:t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decimal"/>
      <w:lvlText w:val="%1.%2"/>
    </w:lvl>
  </w:abstractNum>
  <w:num w:numId="10">
    <w:abstractNumId w:val="1"/>
  </w:num>
</w:numbering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pPr>
      <w:numPr>
        <w:ilvl w:val="0"/>
        <w:numId w:val="10"/>
      </w:numPr>
    </w:pPr>
  </w:style>
  <w:style w:type="paragraph" w:styleId="Heading2">
    <w:name w:val="heading 2"/>
    <w:pPr>
      <w:numPr>
        <w:ilvl w:val="1"/>
        <w:numId w:val="10"/>
      </w:numPr>
    </w:pPr>
  </w:style>
</w:styles>
</file>